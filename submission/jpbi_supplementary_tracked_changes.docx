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Supplementary material</w:t>
        <w:br/>
        <w:t>When More Omics Is Not Always Better: Drug- and Dataset-Conditional Value of Multimodal Cancer Pharmacogenomics</w:t>
      </w:r>
    </w:p>
    <w:p>
      <w:pPr>
        <w:jc w:val="center"/>
      </w:pPr>
      <w:r>
        <w:t>Carlos Victor Montefusco-Pereira</w:t>
        <w:br/>
        <w:t>Information Fusion submission package</w:t>
      </w:r>
    </w:p>
    <w:p>
      <w:pPr>
        <w:pStyle w:val="Heading1"/>
        <w:keepNext/>
      </w:pPr>
      <w:r>
        <w:t>S1. Reproducibility protocol</w:t>
      </w:r>
    </w:p>
    <w:p>
      <w:pPr>
        <w:spacing w:after="120" w:line="252" w:lineRule="auto"/>
      </w:pPr>
      <w:r>
        <w:t>All formal results use the declared 15-compound universe: five GDSC1 compounds, five GDSC2 compounds, and five CTD² compounds. Molecular features are expression, copy number, and damaging mutations. For each training fold, the top 2,000 features per modality are selected by training-set variance only. The model pipeline is median imputation, standardization, and Ridge regression with alpha = 1.0. Fusion concatenates the three selected modality blocks (6,000 features).</w:t>
      </w:r>
    </w:p>
    <w:p>
      <w:pPr>
        <w:spacing w:after="120" w:line="252" w:lineRule="auto"/>
      </w:pPr>
      <w:r>
        <w:t>Supplementary Table S1. Declared compound universe and source-specific response rows.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2556"/>
          <w:gridCol w:w="2556"/>
          <w:gridCol w:w="2556"/>
          <w:gridCol w:w="2556"/>
        </w:tblGrid>
        <w:tr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Dataset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Compound identifier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Response rows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Cell lines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AICA RIBONUCLEOTIDE (GDSC1:1001)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912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912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GSK1059615 (GDSC1:374)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898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898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TENOVIN-6 (GDSC1:342)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897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897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ACY-1215 (GDSC1:264)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898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898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DACOMITINIB (GDSC1:363)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898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898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MG-132 (GDSC2:1862)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947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947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MK-2206 (GDSC2:1053)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946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946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NAVITOCLAX (GDSC2:1011)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946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946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PICTILISIB (GDSC2:1058)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945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945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STAUROSPORINE (GDSC2:1034)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947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947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CTD²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AZD-8055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783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783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CTD²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LEPTOMYCIN B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790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790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CTD²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OUABAIN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782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CTD²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VINCRISTINE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786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786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CTD²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SR-II-138A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785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785</w:t>
              </w:r>
            </w:p>
          </w:tc>
        </w:tr>
      </w:tbl>
    </w:ins>
    <w:p/>
    <w:p>
      <w:pPr>
        <w:spacing w:after="120" w:line="252" w:lineRule="auto"/>
      </w:pPr>
      <w:r>
        <w:t>Drug-held-out splits use GroupShuffleSplit with drug_id_raw as the grouping variable, test fraction 0.2, and persisted seeds 20260821 through 20260825. Leave-one-dataset-out folds hold out CTD², GDSC1, or GDSC2 in turn. RMSE and MAE are calculated on held-out response rows. The full-universe benchmark records model metrics and feature manifests; strict all-selected-feature missingness counts are not used as a performance filter, and model fitting uses median imputation.</w:t>
      </w:r>
    </w:p>
    <w:p>
      <w:pPr>
        <w:pStyle w:val="Heading1"/>
        <w:keepNext/>
      </w:pPr>
      <w:r>
        <w:t>S2. Drug-heldout split manifests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2556"/>
          <w:gridCol w:w="2556"/>
          <w:gridCol w:w="2556"/>
          <w:gridCol w:w="2556"/>
        </w:tblGrid>
        <w:tr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Seed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Train drugs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Test drugs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Manifest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20260821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12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drug_split_20260821.json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12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drug_split_20260822.json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20260823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12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drug_split_20260823.json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20260824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12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full_universe_drug_split_20260824.json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20260825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12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full_universe_drug_split_20260825.json</w:t>
              </w:r>
            </w:p>
          </w:tc>
        </w:tr>
      </w:tbl>
    </w:ins>
    <w:p/>
    <w:p>
      <w:pPr>
        <w:pStyle w:val="Heading1"/>
        <w:keepNext/>
      </w:pPr>
      <w:r>
        <w:t>S3. Drug-heldout results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1461"/>
          <w:gridCol w:w="1461"/>
          <w:gridCol w:w="1461"/>
          <w:gridCol w:w="1461"/>
          <w:gridCol w:w="1461"/>
          <w:gridCol w:w="1461"/>
          <w:gridCol w:w="1461"/>
        </w:tblGrid>
        <w:tr>
          <w:tc>
            <w:tcPr>
              <w:tcW w:type="dxa" w:w="1461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Seed</w:t>
              </w:r>
            </w:p>
          </w:tc>
          <w:tc>
            <w:tcPr>
              <w:tcW w:type="dxa" w:w="1461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Model</w:t>
              </w:r>
            </w:p>
          </w:tc>
          <w:tc>
            <w:tcPr>
              <w:tcW w:type="dxa" w:w="1461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MAE</w:t>
              </w:r>
            </w:p>
          </w:tc>
          <w:tc>
            <w:tcPr>
              <w:tcW w:type="dxa" w:w="1461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RMSE</w:t>
              </w:r>
            </w:p>
          </w:tc>
          <w:tc>
            <w:tcPr>
              <w:tcW w:type="dxa" w:w="1461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Features</w:t>
              </w:r>
            </w:p>
          </w:tc>
          <w:tc>
            <w:tcPr>
              <w:tcW w:type="dxa" w:w="1461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Complete</w:t>
              </w:r>
            </w:p>
          </w:tc>
          <w:tc>
            <w:tcPr>
              <w:tcW w:type="dxa" w:w="1461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Missing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20260821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0.1398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0.1696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20260821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0.1483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0.1786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20260821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0.1374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0.1674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20260821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0.1370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0.1672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6000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20260822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0.2226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0.2538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20260822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0.2319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0.2620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20260822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0.2208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0.2529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20260822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0.2206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0.2527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6000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0.1913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0.2329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0.1939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0.2332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0.1904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0.2325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0.1902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0.2326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6000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0.1955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0.2299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0.1991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0.2313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0.1937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0.2293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0.1937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0.2294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6000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20260825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0.2396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0.2776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20260825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0.2349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0.2699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20260825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0.2395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0.2787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20260825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0.2397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0.2788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6000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461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</w:tbl>
    </w:ins>
    <w:p/>
    <w:p>
      <w:pPr>
        <w:pStyle w:val="Heading1"/>
        <w:keepNext/>
      </w:pPr>
      <w:r>
        <w:t>S4. Leave-one-dataset-out results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1278"/>
          <w:gridCol w:w="1278"/>
          <w:gridCol w:w="1278"/>
          <w:gridCol w:w="1278"/>
          <w:gridCol w:w="1278"/>
          <w:gridCol w:w="1278"/>
          <w:gridCol w:w="1278"/>
          <w:gridCol w:w="1278"/>
        </w:tblGrid>
        <w:tr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Held-out</w:t>
              </w:r>
            </w:p>
          </w:tc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Model</w:t>
              </w:r>
            </w:p>
          </w:tc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Train rows</w:t>
              </w:r>
            </w:p>
          </w:tc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Test rows</w:t>
              </w:r>
            </w:p>
          </w:tc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MAE</w:t>
              </w:r>
            </w:p>
          </w:tc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RMSE</w:t>
              </w:r>
            </w:p>
          </w:tc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Complete</w:t>
              </w:r>
            </w:p>
          </w:tc>
          <w:tc>
            <w:tcPr>
              <w:tcW w:type="dxa" w:w="1278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Missing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9144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3906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0.2745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0.3231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9144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3906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0.2779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0.3287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9144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3906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0.2803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0.3325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9144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3906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0.2744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0.3238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8592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4458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0.1961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0.2322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8592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4458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0.2015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0.2353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8592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4458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0.1966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0.2342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8592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4458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0.1963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0.2339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expression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8364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4686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0.1973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0.2347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copy_number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8364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4686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0.1980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0.2326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mutation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8364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4686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0.2000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0.2406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  <w:tr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8364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4686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0.1986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0.2387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  <w:tc>
            <w:tcPr>
              <w:tcW w:type="dxa" w:w="1278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not computed</w:t>
              </w:r>
            </w:p>
          </w:tc>
        </w:tr>
      </w:tbl>
    </w:ins>
    <w:p/>
    <w:p>
      <w:pPr>
        <w:pStyle w:val="Heading1"/>
        <w:keepNext/>
      </w:pPr>
      <w:r>
        <w:t>S5. Structured missingness and redundancy</w:t>
      </w:r>
    </w:p>
    <w:p>
      <w:pPr>
        <w:spacing w:after="120" w:line="252" w:lineRule="auto"/>
      </w:pPr>
      <w:r>
        <w:t>The outer-joined tables preserve modality availability instead of silently restricting the analysis to complete cases. The summary below reports row-level availability and correlations between row means. These correlations are a compact redundancy audit, not a feature-level independence test.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1136"/>
          <w:gridCol w:w="1136"/>
          <w:gridCol w:w="1136"/>
          <w:gridCol w:w="1136"/>
          <w:gridCol w:w="1136"/>
          <w:gridCol w:w="1136"/>
          <w:gridCol w:w="1136"/>
          <w:gridCol w:w="1136"/>
          <w:gridCol w:w="1136"/>
        </w:tblGrid>
        <w:tr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Drug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Rows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Expr avail.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CN avail.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Mut. avail.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All complete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CN-Expr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Expr-Mut.</w:t>
              </w:r>
            </w:p>
          </w:tc>
          <w:tc>
            <w:tcPr>
              <w:tcW w:type="dxa" w:w="113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CN-Mut.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AZD-8055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779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+0.120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-0.047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-0.196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LEPTOMYCIN_B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786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0.702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+0.130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-0.051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-0.191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OUABAIN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778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0.710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+0.123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-0.045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-0.195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SR-II-138A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0.711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0.708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+0.123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-0.054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-0.193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VINCRISTINE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782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0.988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0.702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+0.118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-0.055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-0.190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ACY-1215_(GDSC1:264)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889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0.751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+0.150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-0.071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-0.149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AICA_RIBONUCLEOTIDE_(GDSC1:1001)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903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0.745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0.536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+0.166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-0.079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-0.146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DACOMITINIB_(GDSC1:363)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889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0.751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+0.150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-0.071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-0.149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GSK1059615_(GDSC1:374)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889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0.751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+0.150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-0.071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-0.149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TENOVIN-6_(GDSC1:342)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888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0.751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0.541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+0.150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-0.071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-0.149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MG-132_(GDSC2:1862)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938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0.747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+0.160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-0.054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-0.147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MK-2206_(GDSC2:1053)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937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0.747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+0.160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-0.054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-0.147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NAVITOCLAX_(GDSC2:1011)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937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0.747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+0.160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-0.054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-0.147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PICTILISIB_(GDSC2:1058)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936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0.747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0.531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+0.160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-0.064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-0.147</w:t>
              </w:r>
            </w:p>
          </w:tc>
        </w:tr>
        <w:tr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STAUROSPORINE_(GDSC2:1034)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938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0.747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0.533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0.999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0.530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+0.160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-0.054</w:t>
              </w:r>
            </w:p>
          </w:tc>
          <w:tc>
            <w:tcPr>
              <w:tcW w:type="dxa" w:w="113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-0.147</w:t>
              </w:r>
            </w:p>
          </w:tc>
        </w:tr>
      </w:tbl>
    </w:ins>
    <w:p/>
    <w:p>
      <w:pPr>
        <w:pStyle w:val="Heading1"/>
        <w:keepNext/>
      </w:pPr>
      <w:r>
        <w:t>S6. Exploratory uncertainty calibration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1704"/>
          <w:gridCol w:w="1704"/>
          <w:gridCol w:w="1704"/>
          <w:gridCol w:w="1704"/>
          <w:gridCol w:w="1704"/>
          <w:gridCol w:w="1704"/>
        </w:tblGrid>
        <w:tr>
          <w:tc>
            <w:tcPr>
              <w:tcW w:type="dxa" w:w="1704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Dataset</w:t>
              </w:r>
            </w:p>
          </w:tc>
          <w:tc>
            <w:tcPr>
              <w:tcW w:type="dxa" w:w="1704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Drugs</w:t>
              </w:r>
            </w:p>
          </w:tc>
          <w:tc>
            <w:tcPr>
              <w:tcW w:type="dxa" w:w="1704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Mean coverage</w:t>
              </w:r>
            </w:p>
          </w:tc>
          <w:tc>
            <w:tcPr>
              <w:tcW w:type="dxa" w:w="1704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Min</w:t>
              </w:r>
            </w:p>
          </w:tc>
          <w:tc>
            <w:tcPr>
              <w:tcW w:type="dxa" w:w="1704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Max</w:t>
              </w:r>
            </w:p>
          </w:tc>
          <w:tc>
            <w:tcPr>
              <w:tcW w:type="dxa" w:w="1704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≥90%</w:t>
              </w:r>
            </w:p>
          </w:tc>
        </w:tr>
        <w:tr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GDSC1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5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0.900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0.854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0.948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</w:t>
              </w:r>
            </w:p>
          </w:tc>
        </w:tr>
        <w:tr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GDSC2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5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0.946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0.890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1.000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4</w:t>
              </w:r>
            </w:p>
          </w:tc>
        </w:tr>
        <w:tr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CTD2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5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0.886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0.827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0.919</w:t>
              </w:r>
            </w:p>
          </w:tc>
          <w:tc>
            <w:tcPr>
              <w:tcW w:type="dxa" w:w="1704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</w:t>
              </w:r>
            </w:p>
          </w:tc>
        </w:tr>
      </w:tbl>
    </w:ins>
    <w:p/>
    <w:p>
      <w:pPr>
        <w:spacing w:after="120" w:line="252" w:lineRule="auto"/>
      </w:pPr>
      <w:r>
        <w:t>This analysis is exploratory and is not part of the primary fusion benchmark. A nominal 90% coverage target was evaluated using fit/calibration/test partitions and 25% feature masking. Mean coverage was 0.911 across 15 drug evaluations, but coverage was not uniformly at or above nominal for every drug. These results do not establish a guaranteed interval and are not used for the primary performance claims.</w:t>
      </w:r>
    </w:p>
    <w:p>
      <w:pPr>
        <w:pStyle w:val="Heading1"/>
        <w:keepNext/>
      </w:pPr>
      <w:r>
        <w:t>S7. Artifact and software manifest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5112"/>
          <w:gridCol w:w="5112"/>
        </w:tblGrid>
        <w:tr>
          <w:tc>
            <w:tcPr>
              <w:tcW w:type="dxa" w:w="5112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Artifact</w:t>
              </w:r>
            </w:p>
          </w:tc>
          <w:tc>
            <w:tcPr>
              <w:tcW w:type="dxa" w:w="5112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Role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configs/dataset_manifest.yaml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Locked data releases and provenance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configs/requirements-release.txt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Runtime version pins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data/processed/full_universe_manifests/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Persisted full-universe drug-held-out split manifests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data/processed/full_universe_*.json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Full-universe repeated-seed metrics, mean baseline, and per-drug diagnostics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data/processed/full_universe_secondary_summary.json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Secondary per-drug and baseline summary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data/processed/full_universe_lood_manifests/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Persisted full-universe LOOD manifests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data/processed/full_universe_lood_results.json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Full-universe cross-study metrics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data/processed/modality_conflict_summary.json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Signed fusion-minus-expression deltas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outputs/figures/composite_validation.png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Composite summary figure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scripts/generate_composite_figure.py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Composite figure generator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scripts/run_full_universe_benchmark.py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Full-universe drug-held-out runner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scripts/run_full_universe_lood.py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Full-universe LOOD runner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scripts/summarize_secondary_benchmark.py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Per-drug and baseline summary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scripts/audit_structured_missingness.py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Availability/redundancy audit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scripts/summarize_modality_conflict.py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Conflict summary</w:t>
              </w:r>
            </w:p>
          </w:tc>
        </w:tr>
        <w:tr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tests/</w:t>
              </w:r>
            </w:p>
          </w:tc>
          <w:tc>
            <w:tcPr>
              <w:tcW w:type="dxa" w:w="5112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13 automated tests</w:t>
              </w:r>
            </w:p>
          </w:tc>
        </w:tr>
      </w:tbl>
    </w:ins>
    <w:p/>
    <w:p>
      <w:pPr>
        <w:pStyle w:val="Heading1"/>
        <w:keepNext/>
      </w:pPr>
      <w:r>
        <w:t>S8. Decision audit</w:t>
      </w:r>
    </w:p>
    <w:p>
      <w:pPr>
        <w:spacing w:after="120" w:line="252" w:lineRule="auto"/>
      </w:pPr>
      <w:r>
        <w:t>The decision tree in Figure 4 summarizes the main practical path. This section records the detailed decisions that produced the final estimand.</w:t>
      </w:r>
    </w:p>
    <w:ins w:author="Carlos Victor Montefusco-Pereira" w:date="2026-10-01T10:00:00Z" w:id="2">
      <w:tbl>
        <w:tblPr>
          <w:tblStyle w:val="TableGrid"/>
          <w:tblW w:type="auto" w:w="0"/>
          <w:jc w:val="center"/>
          <w:tblLook w:firstColumn="1" w:firstRow="1" w:lastColumn="0" w:lastRow="0" w:noHBand="0" w:noVBand="1" w:val="04A0"/>
        </w:tblPr>
        <w:tblGrid>
          <w:gridCol w:w="2556"/>
          <w:gridCol w:w="2556"/>
          <w:gridCol w:w="2556"/>
          <w:gridCol w:w="2556"/>
        </w:tblGrid>
        <w:tr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Decision point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Options considered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Decision used</w:t>
              </w:r>
            </w:p>
          </w:tc>
          <w:tc>
            <w:tcPr>
              <w:tcW w:type="dxa" w:w="2556"/>
              <w:vAlign w:val="center"/>
              <w:shd w:fill="D9EAF7"/>
            </w:tcPr>
            <w:p>
              <w:pPr>
                <w:spacing w:after="0"/>
              </w:pPr>
              <w:r/>
              <w:r>
                <w:rPr>
                  <w:b/>
                  <w:sz w:val="16"/>
                </w:rPr>
                <w:t>Reason and consequence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Primary use case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Clinical prediction; drug discovery support; methodological benchmark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Methodological benchmark with early drug-discovery relevance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The data are public cell-line screens and do not support clinical or regulatory claims.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Drug inputs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Drug-aware versus cell-line-only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Cell-line-only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No chemical, target, mechanism, dose, or fingerprint features were included; drug-held-out claims are narrow.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Compound scope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All available compounds versus declared subset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Five compounds per source, 15 total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Balanced source scope with locked identifiers; not representative of the full drug universe.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Validation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Random rows; grouped drug splits; source-held-out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Five grouped drug splits plus LOOD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Tests conditional transfer and source portability while limiting leakage.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Feature selection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Precomputed candidate tables versus full raw universe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Fold-local selection from full raw modality tables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Prevents test-fold selection leakage; 2,000 features per modality.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Fusion budget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Equal total budget versus 2,000 per modality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2,000 per modality, 6,000 fusion features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Transparent but not complexity-matched; equal-budget and tuned-penalty analyses remain future work.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Missingness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Complete-case filtering versus imputation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Outer-join audit plus training-fold median imputation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Preserves rows and exposes availability; does not test missingness-aware architectures.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Learner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Broad model comparison versus fixed reference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Ridge alpha = 1.0 with early concatenation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Reproducible reference; conclusions do not generalize to all fusion architectures.</w:t>
              </w:r>
            </w:p>
          </w:tc>
        </w:tr>
        <w:tr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Interpretation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Universal multimodal claim versus conditional result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Conditional, validation-dependent conclusion</w:t>
              </w:r>
            </w:p>
          </w:tc>
          <w:tc>
            <w:tcPr>
              <w:tcW w:type="dxa" w:w="2556"/>
              <w:vAlign w:val="center"/>
            </w:tcPr>
            <w:p>
              <w:pPr>
                <w:spacing w:after="0"/>
              </w:pPr>
              <w:r/>
              <w:r>
                <w:rPr>
                  <w:b w:val="0"/>
                  <w:sz w:val="16"/>
                </w:rPr>
                <w:t>The observed delta is small, variable, and not causal.</w:t>
              </w:r>
            </w:p>
          </w:tc>
        </w:tr>
      </w:tbl>
    </w:ins>
    <w:p/>
    <w:p>
      <w:pPr>
        <w:spacing w:after="120" w:line="252" w:lineRule="auto"/>
      </w:pPr>
      <w:r>
        <w:t>The decision audit is intended to prevent later changes in scope, split unit, feature budget, or preprocessing from being presented as a direct replication of the reported benchmark.</w:t>
      </w:r>
    </w:p>
    <w:p>
      <w:pPr>
        <w:pStyle w:val="Heading1"/>
        <w:keepNext/>
      </w:pPr>
      <w:r>
        <w:t>S8. Limitations and interpretation guardrails</w:t>
      </w:r>
    </w:p>
    <w:p>
      <w:pPr>
        <w:spacing w:after="120" w:line="252" w:lineRule="auto"/>
      </w:pPr>
      <w:r>
        <w:t>The evaluation universe is small and declared rather than a complete drug screen. Drug identities do not broadly overlap across GDSC1, GDSC2, and CTD², so leave-one-dataset-out validation is cross-study transfer, not same-drug replication. The Ridge baseline is intentionally simple and does not establish the behavior of all fusion architectures. Outer-join availability reflects the prepared tables and should not be interpreted as a clinical assay-availability estimate. MoA mapping is complete for the declared 15 compounds but not for all 316 GDSC1 response compounds. No causal biological mechanism is inferred from the predictive comparisons.</w:t>
      </w:r>
    </w:p>
    <w:p>
      <w:r>
        <w:br w:type="page"/>
      </w:r>
    </w:p>
    <w:p>
      <w:pPr>
        <w:pStyle w:val="Heading1"/>
      </w:pPr>
      <w:r>
        <w:t>Revision marking legend</w:t>
      </w:r>
    </w:p>
    <w:p>
      <w:r>
        <w:t>This file uses native Microsoft Word tracked-revision markup. Text and tables introduced or substantially revised after the initial supplementary submission are marked as insertions authored by Carlos Victor Montefusco-Pereira. The baseline was the initial supplementary DOCX supplied with the editorial request.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